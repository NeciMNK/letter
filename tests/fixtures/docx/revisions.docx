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The cat </w:t>
      </w:r>
      <w:del w:id="1" w:author="Анна" w:date="2026-10-25T09:00:00Z">
        <w:r>
          <w:delText xml:space="preserve">sat on </w:delText>
        </w:r>
      </w:del>
      <w:ins xmlns:w16du="http://schemas.microsoft.com/office/word/2023/wordml/word16du" w:id="2" w:author="Boris" w:date="2026-10-25T09:05:00Z" w16du:dateUtc="2026-10-25T09:05:00Z">
        <w:r>
          <w:rPr>
            <w:b/>
          </w:rPr>
          <w:t xml:space="preserve">jumped over </w:t>
        </w:r>
      </w:ins>
      <w:r>
        <w:t>the mat.</w:t>
      </w:r>
    </w:p>
    <w:p>
      <w:r>
        <w:t>Unchanged paragraph.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Исправления</dc:title>
  <dc:subject/>
  <dc:creator>letter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